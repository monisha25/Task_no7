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Task7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repository created.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2.Use init comment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init is </w:t>
      </w:r>
      <w:r w:rsidDel="00000000" w:rsidR="00000000" w:rsidRPr="00000000">
        <w:rPr>
          <w:rtl w:val="0"/>
        </w:rPr>
        <w:t xml:space="preserve">to create processes from script stored in the file /etc/inittab which is a configuration file which is to be used by initialization system</w:t>
      </w:r>
    </w:p>
    <w:p w:rsidR="00000000" w:rsidDel="00000000" w:rsidP="00000000" w:rsidRDefault="00000000" w:rsidRPr="00000000" w14:paraId="00000008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9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3.observed .git</w:t>
        </w:r>
      </w:ins>
    </w:p>
    <w:p w:rsidR="00000000" w:rsidDel="00000000" w:rsidP="00000000" w:rsidRDefault="00000000" w:rsidRPr="00000000" w14:paraId="0000000A">
      <w:pPr>
        <w:ind w:left="720" w:firstLine="0"/>
        <w:jc w:val="right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5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B">
      <w:pPr>
        <w:ind w:left="720" w:firstLine="0"/>
        <w:jc w:val="center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C">
      <w:pPr>
        <w:ind w:left="720" w:firstLine="0"/>
        <w:jc w:val="center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D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4. README file created</w:t>
        </w:r>
      </w:ins>
    </w:p>
    <w:p w:rsidR="00000000" w:rsidDel="00000000" w:rsidP="00000000" w:rsidRDefault="00000000" w:rsidRPr="00000000" w14:paraId="0000000E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15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F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0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1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2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5.README </w:t>
        </w:r>
        <w:r w:rsidDel="00000000" w:rsidR="00000000" w:rsidRPr="00000000">
          <w:rPr>
            <w:rtl w:val="0"/>
          </w:rPr>
          <w:t xml:space="preserve">text file Observed in </w:t>
        </w:r>
        <w:r w:rsidDel="00000000" w:rsidR="00000000" w:rsidRPr="00000000">
          <w:rPr>
            <w:rtl w:val="0"/>
          </w:rPr>
          <w:t xml:space="preserve">untracked file</w:t>
        </w:r>
      </w:ins>
    </w:p>
    <w:p w:rsidR="00000000" w:rsidDel="00000000" w:rsidP="00000000" w:rsidRDefault="00000000" w:rsidRPr="00000000" w14:paraId="00000013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4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5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6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6.Using add command</w:t>
        </w:r>
      </w:ins>
    </w:p>
    <w:p w:rsidR="00000000" w:rsidDel="00000000" w:rsidP="00000000" w:rsidRDefault="00000000" w:rsidRPr="00000000" w14:paraId="00000017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add is a command that </w:t>
        </w:r>
        <w:r w:rsidDel="00000000" w:rsidR="00000000" w:rsidRPr="00000000">
          <w:rPr>
            <w:rtl w:val="0"/>
          </w:rPr>
          <w:t xml:space="preserve">allows you to stage individual files, or all files in the project directory at once, preparing them to be staged</w:t>
        </w:r>
        <w:r w:rsidDel="00000000" w:rsidR="00000000" w:rsidRPr="00000000">
          <w:rPr>
            <w:rtl w:val="0"/>
          </w:rPr>
          <w:t xml:space="preserve">.</w:t>
        </w:r>
      </w:ins>
    </w:p>
    <w:p w:rsidR="00000000" w:rsidDel="00000000" w:rsidP="00000000" w:rsidRDefault="00000000" w:rsidRPr="00000000" w14:paraId="00000018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9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A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B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7.Using commit command</w:t>
        </w:r>
      </w:ins>
    </w:p>
    <w:p w:rsidR="00000000" w:rsidDel="00000000" w:rsidP="00000000" w:rsidRDefault="00000000" w:rsidRPr="00000000" w14:paraId="0000001C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The git commit command </w:t>
        </w:r>
        <w:r w:rsidDel="00000000" w:rsidR="00000000" w:rsidRPr="00000000">
          <w:rPr>
            <w:rtl w:val="0"/>
          </w:rPr>
          <w:t xml:space="preserve">captures a snapshot of the project's currently staged changes</w:t>
        </w:r>
        <w:r w:rsidDel="00000000" w:rsidR="00000000" w:rsidRPr="00000000">
          <w:rPr>
            <w:rtl w:val="0"/>
          </w:rPr>
          <w:t xml:space="preserve">.</w:t>
        </w:r>
      </w:ins>
    </w:p>
    <w:p w:rsidR="00000000" w:rsidDel="00000000" w:rsidP="00000000" w:rsidRDefault="00000000" w:rsidRPr="00000000" w14:paraId="0000001D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E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8.Add Two files inside the src folder</w:t>
        </w:r>
      </w:ins>
    </w:p>
    <w:p w:rsidR="00000000" w:rsidDel="00000000" w:rsidP="00000000" w:rsidRDefault="00000000" w:rsidRPr="00000000" w14:paraId="0000001F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1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0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9.Using add command and commit</w:t>
        </w:r>
      </w:ins>
    </w:p>
    <w:p w:rsidR="00000000" w:rsidDel="00000000" w:rsidP="00000000" w:rsidRDefault="00000000" w:rsidRPr="00000000" w14:paraId="00000021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10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2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10.One file has been Modified and Using diff command to view the changes.</w:t>
        </w:r>
      </w:ins>
    </w:p>
    <w:p w:rsidR="00000000" w:rsidDel="00000000" w:rsidP="00000000" w:rsidRDefault="00000000" w:rsidRPr="00000000" w14:paraId="00000023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4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5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6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7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11. Using add command and see the difference.</w:t>
        </w:r>
      </w:ins>
    </w:p>
    <w:p w:rsidR="00000000" w:rsidDel="00000000" w:rsidP="00000000" w:rsidRDefault="00000000" w:rsidRPr="00000000" w14:paraId="00000028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9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12.With out committing,made another changes in same file and observe the changes and finally done the commit.</w:t>
        </w:r>
      </w:ins>
    </w:p>
    <w:p w:rsidR="00000000" w:rsidDel="00000000" w:rsidP="00000000" w:rsidRDefault="00000000" w:rsidRPr="00000000" w14:paraId="0000002A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7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B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C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D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13. Using log command</w:t>
        </w:r>
      </w:ins>
    </w:p>
    <w:p w:rsidR="00000000" w:rsidDel="00000000" w:rsidP="00000000" w:rsidRDefault="00000000" w:rsidRPr="00000000" w14:paraId="0000002E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The git log command is </w:t>
        </w:r>
        <w:r w:rsidDel="00000000" w:rsidR="00000000" w:rsidRPr="00000000">
          <w:rPr>
            <w:rtl w:val="0"/>
          </w:rPr>
          <w:t xml:space="preserve">Git's basic tool for exploring a repository's history</w:t>
        </w:r>
        <w:r w:rsidDel="00000000" w:rsidR="00000000" w:rsidRPr="00000000">
          <w:rPr>
            <w:rtl w:val="0"/>
          </w:rPr>
          <w:t xml:space="preserve">.</w:t>
        </w:r>
      </w:ins>
    </w:p>
    <w:p w:rsidR="00000000" w:rsidDel="00000000" w:rsidP="00000000" w:rsidRDefault="00000000" w:rsidRPr="00000000" w14:paraId="0000002F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1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0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1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2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3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4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5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6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7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8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9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A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B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C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D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E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F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0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14.Using show command</w:t>
        </w:r>
      </w:ins>
    </w:p>
    <w:p w:rsidR="00000000" w:rsidDel="00000000" w:rsidP="00000000" w:rsidRDefault="00000000" w:rsidRPr="00000000" w14:paraId="00000041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show</w:t>
        </w:r>
        <w:r w:rsidDel="00000000" w:rsidR="00000000" w:rsidRPr="00000000">
          <w:rPr>
            <w:rtl w:val="0"/>
          </w:rPr>
          <w:t xml:space="preserve"> is a command line utility that is used to view expanded details on Git objects such as blobs, trees, tags, and commits. git-show has specific behavior per object type. Tags show the tag message and other objects included in the tag. Trees show the names and content of objects in a tree.</w:t>
        </w:r>
      </w:ins>
    </w:p>
    <w:p w:rsidR="00000000" w:rsidDel="00000000" w:rsidP="00000000" w:rsidRDefault="00000000" w:rsidRPr="00000000" w14:paraId="00000042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13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3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4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5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6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7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8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9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A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B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C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D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E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F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0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15.Done two more commits by adding new text file and modified existing text file .</w:t>
        </w:r>
      </w:ins>
    </w:p>
    <w:p w:rsidR="00000000" w:rsidDel="00000000" w:rsidP="00000000" w:rsidRDefault="00000000" w:rsidRPr="00000000" w14:paraId="00000051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/>
          <w:drawing>
            <wp:inline distB="114300" distT="114300" distL="114300" distR="114300">
              <wp:extent cx="5943600" cy="3340100"/>
              <wp:effectExtent b="0" l="0" r="0" t="0"/>
              <wp:docPr id="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2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3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  <w:t xml:space="preserve"> </w:t>
        </w:r>
      </w:ins>
    </w:p>
    <w:p w:rsidR="00000000" w:rsidDel="00000000" w:rsidP="00000000" w:rsidRDefault="00000000" w:rsidRPr="00000000" w14:paraId="00000054">
      <w:pPr>
        <w:ind w:left="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5">
      <w:pPr>
        <w:ind w:left="720" w:firstLine="0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6">
      <w:pPr>
        <w:ind w:left="720" w:firstLine="0"/>
        <w:jc w:val="right"/>
        <w:rPr>
          <w:ins w:author="Moni Manoj" w:id="0" w:date="2023-09-25T10:53:14Z"/>
        </w:rPr>
      </w:pPr>
      <w:ins w:author="Moni Manoj" w:id="0" w:date="2023-09-25T10:53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2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